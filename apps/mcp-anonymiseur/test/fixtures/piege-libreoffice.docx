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jc w:val="left"/>
        <w:outlineLvl w:val="0"/>
        <w:rPr/>
      </w:pPr>
      <w:r>
        <w:rPr/>
        <w:t>CONCLUSIONS</w:t>
      </w:r>
    </w:p>
    <w:p>
      <w:pPr>
        <w:pStyle w:val="Normal"/>
        <w:bidi w:val="0"/>
        <w:jc w:val="left"/>
        <w:rPr/>
      </w:pPr>
      <w:r>
        <w:rPr/>
        <w:t xml:space="preserve">Maître </w:t>
      </w:r>
      <w:r>
        <w:rPr>
          <w:rStyle w:val="Gras"/>
        </w:rPr>
        <w:t>Ben</w:t>
      </w:r>
      <w:r>
        <w:rPr/>
        <w:t>nani représente M. Karim Lahlou, demeurant 12 rue des Orangers, Casablanca.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  <w:t>Tél.</w:t>
        <w:tab/>
        <w:t>0661234567 — karim.lahlou@gmail.com</w:t>
      </w:r>
    </w:p>
    <w:p>
      <w:pPr>
        <w:pStyle w:val="Normal"/>
        <w:bidi w:val="0"/>
        <w:jc w:val="left"/>
        <w:rPr/>
      </w:pPr>
      <w:hyperlink r:id="rId2">
        <w:r>
          <w:rPr>
            <w:rStyle w:val="Hyperlink"/>
          </w:rPr>
          <w:t>écrire à Maître Bennani</w:t>
        </w:r>
      </w:hyperlink>
    </w:p>
    <w:p>
      <w:pPr>
        <w:pStyle w:val="Normal"/>
        <w:bidi w:val="0"/>
        <w:jc w:val="left"/>
        <w:rPr/>
      </w:pPr>
      <w:del w:id="0" w:author="Sara Tazi" w:date="2026-10-01T10:00:00Z">
        <w:r>
          <w:rPr/>
          <w:delText xml:space="preserve">ancien client Omar Chraibi </w:delText>
        </w:r>
      </w:del>
      <w:ins w:id="1" w:author="Sara Tazi" w:date="2026-10-01T10:00:00Z">
        <w:r>
          <w:rPr/>
          <w:t>Le demandeur sollicite le renvoi.</w:t>
        </w:r>
      </w:ins>
    </w:p>
    <w:p>
      <w:pPr>
        <w:pStyle w:val="Normal"/>
        <w:bidi w:val="0"/>
        <w:jc w:val="left"/>
        <w:rPr/>
      </w:pPr>
      <w:r>
        <w:rPr/>
        <w:commentReference w:id="0"/>
      </w:r>
      <w:r>
        <w:rPr/>
        <w:t>Le RIB figure en annexe.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Signature de Karim Lahlou" descr="Karim Lahlou&#10;Signature de Karim Lahl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 de Karim Lahlou" descr="Karim Lahlou&#10;Signature de Karim Lahlou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  <w:r>
        <w:rPr/>
        <w:t xml:space="preserve"> </w:t>
      </w:r>
      <w:r>
        <w:rPr/>
        <w:t>Pièce n° 3.</w:t>
      </w:r>
      <w:r>
        <mc:AlternateContent>
          <mc:Choice Requires="wps">
            <w:drawing>
              <wp:inline distT="0" distB="0" distL="0" distR="0">
                <wp:extent cx="2879725" cy="539750"/>
                <wp:effectExtent l="0" t="0" r="0" b="0"/>
                <wp:docPr id="2" name="Zon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539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Client : Karim Lahlou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226.75pt;height:42.5pt;mso-wrap-distance-left:5.7pt;mso-wrap-distance-right:5.7pt;mso-wrap-distance-top:5.7pt;mso-wrap-distance-bottom:5.7pt;margin-top:-53.9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Client : Karim Lahlou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PAR CES MOTIFS, plaise au Tribunal de commerce de Casablanca de faire droit à la demande.</w:t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ara Tazi" w:date="2026-10-01T10:00:00Z" w:initials="">
    <w:p>
      <w:pPr>
        <w:overflowPunct w:val="false"/>
        <w:bidi w:val="0"/>
        <w:rPr/>
      </w:pPr>
      <w:r>
        <w:annotationRef/>
      </w:r>
      <w:r>
        <w:rPr/>
        <w:t>Vérifier le RIB de Lahlou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RIB : 007780000123456789012345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Voir l'attestation de Mme Nadia Berrada.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Cabinet Bennani &amp; Associés — Dossier Lahlou c/ Atlas Négoce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M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MA" w:eastAsia="zh-CN" w:bidi="hi-IN"/>
    </w:rPr>
  </w:style>
  <w:style w:type="paragraph" w:styleId="Heading1">
    <w:name w:val="heading 1"/>
    <w:qFormat/>
    <w:pPr>
      <w:widowControl w:val="false"/>
      <w:bidi w:val="0"/>
    </w:pPr>
    <w:rPr>
      <w:rFonts w:ascii="Liberation Serif" w:hAnsi="Liberation Serif" w:eastAsia="Songti SC" w:cs="Arial Unicode MS"/>
      <w:b/>
      <w:color w:val="auto"/>
      <w:kern w:val="2"/>
      <w:sz w:val="32"/>
      <w:szCs w:val="24"/>
      <w:lang w:val="fr-MA" w:eastAsia="zh-CN" w:bidi="hi-IN"/>
    </w:rPr>
  </w:style>
  <w:style w:type="character" w:styleId="Gras">
    <w:name w:val="Gras"/>
    <w:qFormat/>
    <w:rPr>
      <w:b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ennani@cabinet-bennani.ma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Tazi</dc:creator>
  <dc:description/>
  <cp:keywords>Chraibi</cp:keywords>
  <dc:language>fr-MA</dc:language>
  <cp:lastModifiedBy>Sara Tazi</cp:lastModifiedBy>
  <cp:revision>0</cp:revision>
  <dc:subject/>
  <dc:title>Conclusions Lahlou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Karim Lahlou</vt:lpwstr>
  </property>
</Properties>
</file>